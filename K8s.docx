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9E618" w14:textId="77777777" w:rsidR="00482515" w:rsidRPr="00482515" w:rsidRDefault="00482515" w:rsidP="0048251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r w:rsidRPr="00482515">
        <w:rPr>
          <w:rFonts w:ascii="Roboto" w:eastAsia="Times New Roman" w:hAnsi="Roboto" w:cs="Times New Roman"/>
          <w:color w:val="8DA2C0"/>
          <w:spacing w:val="4"/>
          <w:sz w:val="27"/>
          <w:szCs w:val="27"/>
          <w:lang w:val="en-US"/>
        </w:rPr>
        <w:br/>
        <w:t>81</w:t>
      </w:r>
    </w:p>
    <w:p w14:paraId="086D0CED" w14:textId="77777777" w:rsidR="00482515" w:rsidRPr="00482515" w:rsidRDefault="00482515" w:rsidP="0048251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: no es una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entidad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. Son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distintas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tecnologias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que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trabajando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conjunto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crean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un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.</w:t>
      </w:r>
    </w:p>
    <w:p w14:paraId="5A958A48" w14:textId="77777777" w:rsidR="00482515" w:rsidRPr="00482515" w:rsidRDefault="00482515" w:rsidP="0048251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Las 3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tecnologias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son:</w:t>
      </w:r>
    </w:p>
    <w:p w14:paraId="35E6D01D" w14:textId="77777777" w:rsidR="00482515" w:rsidRPr="00482515" w:rsidRDefault="00482515" w:rsidP="0048251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proofErr w:type="spellStart"/>
      <w:r w:rsidRPr="00482515">
        <w:rPr>
          <w:rFonts w:ascii="Roboto" w:eastAsia="Times New Roman" w:hAnsi="Roboto" w:cs="Times New Roman"/>
          <w:b/>
          <w:bCs/>
          <w:color w:val="EFF3F8"/>
          <w:sz w:val="27"/>
          <w:szCs w:val="27"/>
          <w:lang w:val="en-US"/>
        </w:rPr>
        <w:t>CGroups</w:t>
      </w:r>
      <w:proofErr w:type="spellEnd"/>
      <w:r w:rsidRPr="00482515">
        <w:rPr>
          <w:rFonts w:ascii="Roboto" w:eastAsia="Times New Roman" w:hAnsi="Roboto" w:cs="Times New Roman"/>
          <w:b/>
          <w:bCs/>
          <w:color w:val="EFF3F8"/>
          <w:sz w:val="27"/>
          <w:szCs w:val="27"/>
          <w:lang w:val="en-US"/>
        </w:rPr>
        <w:t>:</w:t>
      </w:r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 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Asignan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a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cada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/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proceso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los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recursos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a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utilizar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(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memoria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, disco,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cpu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).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Limitan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el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uso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recursos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del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sistema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operativo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para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cada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.</w:t>
      </w:r>
    </w:p>
    <w:p w14:paraId="72CAA7D9" w14:textId="77777777" w:rsidR="00482515" w:rsidRPr="00482515" w:rsidRDefault="00482515" w:rsidP="0048251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r w:rsidRPr="00482515">
        <w:rPr>
          <w:rFonts w:ascii="Roboto" w:eastAsia="Times New Roman" w:hAnsi="Roboto" w:cs="Times New Roman"/>
          <w:b/>
          <w:bCs/>
          <w:color w:val="EFF3F8"/>
          <w:sz w:val="27"/>
          <w:szCs w:val="27"/>
          <w:lang w:val="en-US"/>
        </w:rPr>
        <w:t>Chroot:</w:t>
      </w:r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 Nos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permite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que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nuestro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proceso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/container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tenga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visibilidad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sobre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archivos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donde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tiene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que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trabajar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y no acceder </w:t>
      </w:r>
      <w:proofErr w:type="gram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</w:t>
      </w:r>
      <w:proofErr w:type="gram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otros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recursos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del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sistema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.</w:t>
      </w:r>
    </w:p>
    <w:p w14:paraId="63961C54" w14:textId="77777777" w:rsidR="00482515" w:rsidRPr="00482515" w:rsidRDefault="00482515" w:rsidP="0048251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r w:rsidRPr="00482515">
        <w:rPr>
          <w:rFonts w:ascii="Roboto" w:eastAsia="Times New Roman" w:hAnsi="Roboto" w:cs="Times New Roman"/>
          <w:b/>
          <w:bCs/>
          <w:color w:val="EFF3F8"/>
          <w:sz w:val="27"/>
          <w:szCs w:val="27"/>
          <w:lang w:val="en-US"/>
        </w:rPr>
        <w:t>Namespaces:</w:t>
      </w:r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 (son 7,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aqui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los mas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importantes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):</w:t>
      </w:r>
    </w:p>
    <w:p w14:paraId="10C99CF5" w14:textId="77777777" w:rsidR="00482515" w:rsidRPr="00482515" w:rsidRDefault="00482515" w:rsidP="00482515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Mount: Nos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permite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que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nuestro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proceso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tenga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una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visibilidad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reducida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 los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directorios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.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Esto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permite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que dos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contenedores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que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trabajen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sobre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un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sistema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archivos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no se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interfieran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entre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si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.</w:t>
      </w:r>
    </w:p>
    <w:p w14:paraId="21971FB3" w14:textId="77777777" w:rsidR="00482515" w:rsidRPr="00482515" w:rsidRDefault="00482515" w:rsidP="00482515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Networking: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Permite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que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cada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tenga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su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dirección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IP,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su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tabla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rutas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,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su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interfaz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 red, y que no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interfiera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con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otros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contenedores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.</w:t>
      </w:r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br/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Concepto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 POD: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Entidad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atomica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scheduleable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-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Entidad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sobre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la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cual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kubernetes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va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gram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</w:t>
      </w:r>
      <w:proofErr w:type="gram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ejecutar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los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contenedores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. (</w:t>
      </w:r>
      <w:proofErr w:type="gram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se</w:t>
      </w:r>
      <w:proofErr w:type="gram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verá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detalle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más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adelante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).</w:t>
      </w:r>
    </w:p>
    <w:p w14:paraId="3DA7CE73" w14:textId="77777777" w:rsidR="00482515" w:rsidRPr="00482515" w:rsidRDefault="00482515" w:rsidP="00482515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7"/>
          <w:szCs w:val="27"/>
          <w:lang w:val="en-US"/>
        </w:rPr>
      </w:pPr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PID o de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proceso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: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si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ejecutamos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un </w:t>
      </w:r>
      <w:proofErr w:type="spellStart"/>
      <w:r w:rsidRPr="00482515">
        <w:rPr>
          <w:rFonts w:ascii="Courier New" w:eastAsia="Times New Roman" w:hAnsi="Courier New" w:cs="Courier New"/>
          <w:color w:val="EFF3F8"/>
          <w:sz w:val="27"/>
          <w:szCs w:val="27"/>
          <w:shd w:val="clear" w:color="auto" w:fill="0C1633"/>
          <w:lang w:val="en-US"/>
        </w:rPr>
        <w:t>ps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 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cuando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ejecutamos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nuestro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,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vamos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a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ver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que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nuestro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contenedor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es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el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process id 1 y no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vemos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todo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el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resto de los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procesos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del SO.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Esto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es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posible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gracias al namespace de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procesos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. (</w:t>
      </w:r>
      <w:proofErr w:type="gram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se</w:t>
      </w:r>
      <w:proofErr w:type="gram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verá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en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detalle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más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 xml:space="preserve"> </w:t>
      </w:r>
      <w:proofErr w:type="spellStart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adelante</w:t>
      </w:r>
      <w:proofErr w:type="spellEnd"/>
      <w:r w:rsidRPr="00482515">
        <w:rPr>
          <w:rFonts w:ascii="Roboto" w:eastAsia="Times New Roman" w:hAnsi="Roboto" w:cs="Times New Roman"/>
          <w:color w:val="EFF3F8"/>
          <w:sz w:val="27"/>
          <w:szCs w:val="27"/>
          <w:lang w:val="en-US"/>
        </w:rPr>
        <w:t>).</w:t>
      </w:r>
    </w:p>
    <w:p w14:paraId="608CBF00" w14:textId="412F56D3" w:rsidR="005B31AD" w:rsidRDefault="005B31AD"/>
    <w:p w14:paraId="5022C3E7" w14:textId="60C25A4B" w:rsidR="00482515" w:rsidRDefault="00482515"/>
    <w:p w14:paraId="1B0EE63C" w14:textId="050B30A9" w:rsidR="00482515" w:rsidRDefault="00A77A74">
      <w:r>
        <w:rPr>
          <w:noProof/>
        </w:rPr>
        <w:lastRenderedPageBreak/>
        <w:drawing>
          <wp:inline distT="0" distB="0" distL="0" distR="0" wp14:anchorId="411C967B" wp14:editId="44AB91F5">
            <wp:extent cx="5943600" cy="445516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FE8" w14:textId="240FC6B7" w:rsidR="00A77A74" w:rsidRDefault="00A77A74"/>
    <w:p w14:paraId="0C470D23" w14:textId="7889E343" w:rsidR="00A77A74" w:rsidRDefault="00A77A74">
      <w:r>
        <w:rPr>
          <w:noProof/>
        </w:rPr>
        <w:lastRenderedPageBreak/>
        <w:drawing>
          <wp:inline distT="0" distB="0" distL="0" distR="0" wp14:anchorId="4D7BA7DB" wp14:editId="3F068786">
            <wp:extent cx="5943600" cy="425577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7B66" w14:textId="2A645220" w:rsidR="00A77A74" w:rsidRDefault="00A77A74"/>
    <w:p w14:paraId="65AF5FBA" w14:textId="2F482A61" w:rsidR="00A77A74" w:rsidRDefault="00A77A74">
      <w:r>
        <w:rPr>
          <w:noProof/>
        </w:rPr>
        <w:lastRenderedPageBreak/>
        <w:drawing>
          <wp:inline distT="0" distB="0" distL="0" distR="0" wp14:anchorId="654C17D5" wp14:editId="753C8F08">
            <wp:extent cx="5943600" cy="438848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AA78" w14:textId="1D7D8661" w:rsidR="00A77A74" w:rsidRDefault="00A77A74"/>
    <w:p w14:paraId="7398EA30" w14:textId="4C5D210F" w:rsidR="00A77A74" w:rsidRDefault="00A77A74"/>
    <w:p w14:paraId="2BCA0C66" w14:textId="7976064C" w:rsidR="00A77A74" w:rsidRDefault="00A77A74">
      <w:r>
        <w:rPr>
          <w:noProof/>
        </w:rPr>
        <w:lastRenderedPageBreak/>
        <w:drawing>
          <wp:inline distT="0" distB="0" distL="0" distR="0" wp14:anchorId="059571BF" wp14:editId="58C43019">
            <wp:extent cx="5943600" cy="449072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7BEF" w14:textId="17E8B1F8" w:rsidR="00A77A74" w:rsidRDefault="00A77A74"/>
    <w:p w14:paraId="55003941" w14:textId="04A166DE" w:rsidR="00A77A74" w:rsidRDefault="00A77A74"/>
    <w:p w14:paraId="3EF41230" w14:textId="5F1F3437" w:rsidR="00A77A74" w:rsidRDefault="00794E35">
      <w:r>
        <w:rPr>
          <w:noProof/>
        </w:rPr>
        <w:lastRenderedPageBreak/>
        <w:drawing>
          <wp:inline distT="0" distB="0" distL="0" distR="0" wp14:anchorId="3810C194" wp14:editId="1F35698E">
            <wp:extent cx="5943600" cy="456565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14B2" w14:textId="1BDDCE07" w:rsidR="00794E35" w:rsidRDefault="00794E35"/>
    <w:p w14:paraId="2735A275" w14:textId="4FA63A05" w:rsidR="00794E35" w:rsidRDefault="00794E35"/>
    <w:p w14:paraId="370CB1A7" w14:textId="75046601" w:rsidR="00794E35" w:rsidRDefault="00794E35">
      <w:r>
        <w:rPr>
          <w:noProof/>
        </w:rPr>
        <w:lastRenderedPageBreak/>
        <w:drawing>
          <wp:inline distT="0" distB="0" distL="0" distR="0" wp14:anchorId="4B368BE5" wp14:editId="764FF8B0">
            <wp:extent cx="5943600" cy="3723640"/>
            <wp:effectExtent l="0" t="0" r="0" b="0"/>
            <wp:docPr id="6" name="Imagen 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cala de tiemp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2E1F" w14:textId="6073868B" w:rsidR="00794E35" w:rsidRDefault="00794E35"/>
    <w:p w14:paraId="4AFD78A8" w14:textId="790AB007" w:rsidR="00794E35" w:rsidRDefault="00794E35"/>
    <w:p w14:paraId="68A89D1B" w14:textId="77777777" w:rsidR="00D944F7" w:rsidRPr="00D944F7" w:rsidRDefault="00D944F7" w:rsidP="00D944F7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proofErr w:type="spellStart"/>
      <w:ins w:id="0" w:author="Unknown"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>Nodo</w:t>
        </w:r>
        <w:proofErr w:type="spellEnd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 xml:space="preserve"> Master</w:t>
        </w:r>
      </w:ins>
    </w:p>
    <w:p w14:paraId="279FFADD" w14:textId="77777777" w:rsidR="00D944F7" w:rsidRPr="00D944F7" w:rsidRDefault="00D944F7" w:rsidP="00D944F7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API Server:</w:t>
      </w: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 A lo que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todo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conecta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, los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agentes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,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CLI,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dashboard etc.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Cuando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cae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un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nodo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master es lo que 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pierde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. 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usa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algoritmo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ruft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para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algoritmo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elección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.</w:t>
      </w:r>
    </w:p>
    <w:p w14:paraId="3F67B2E6" w14:textId="77777777" w:rsidR="00D944F7" w:rsidRPr="00D944F7" w:rsidRDefault="00D944F7" w:rsidP="00D944F7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Scheduler:</w:t>
      </w: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 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Cuando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deben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crear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un job, un pod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máquinas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específicas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,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scheduler 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encarga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asignar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las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tareas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y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administrar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los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flujos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trabajos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,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revisando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siempre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las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restricciones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y los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recursos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disponibles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.</w:t>
      </w:r>
    </w:p>
    <w:p w14:paraId="0846E764" w14:textId="77777777" w:rsidR="00D944F7" w:rsidRPr="00D944F7" w:rsidRDefault="00D944F7" w:rsidP="00D944F7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Controller Manager:</w:t>
      </w: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 Es un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proceso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que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está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un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ciclo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reconciliación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constante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buscando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llegar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al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estado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deseado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con base al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modelo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declarativo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con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que se le dan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instrucciones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a K8s.</w:t>
      </w: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br/>
        <w:t>++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Tipos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controller manager: ++</w:t>
      </w:r>
    </w:p>
    <w:p w14:paraId="2327A5E5" w14:textId="77777777" w:rsidR="00D944F7" w:rsidRPr="00D944F7" w:rsidRDefault="00D944F7" w:rsidP="00D944F7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Replica manager</w:t>
      </w:r>
    </w:p>
    <w:p w14:paraId="43140F5E" w14:textId="77777777" w:rsidR="00D944F7" w:rsidRPr="00D944F7" w:rsidRDefault="00D944F7" w:rsidP="00D944F7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Deployment manager</w:t>
      </w:r>
    </w:p>
    <w:p w14:paraId="739E666E" w14:textId="77777777" w:rsidR="00D944F7" w:rsidRPr="00D944F7" w:rsidRDefault="00D944F7" w:rsidP="00D944F7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Service manager</w:t>
      </w: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br/>
        <w:t>…</w:t>
      </w:r>
    </w:p>
    <w:p w14:paraId="1ECC8FA3" w14:textId="77777777" w:rsidR="00D944F7" w:rsidRPr="00D944F7" w:rsidRDefault="00D944F7" w:rsidP="00D944F7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proofErr w:type="spellStart"/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Etcd</w:t>
      </w:r>
      <w:proofErr w:type="spellEnd"/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:</w:t>
      </w: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 Key value store que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permite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que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cluster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este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altamente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disponible.</w:t>
      </w:r>
    </w:p>
    <w:p w14:paraId="28AF157E" w14:textId="77777777" w:rsidR="00D944F7" w:rsidRPr="00D944F7" w:rsidRDefault="00D944F7" w:rsidP="00D944F7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ins w:id="1" w:author="Unknown"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 xml:space="preserve">Componentes </w:t>
        </w:r>
        <w:proofErr w:type="spellStart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>muy</w:t>
        </w:r>
        <w:proofErr w:type="spellEnd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 xml:space="preserve"> </w:t>
        </w:r>
        <w:proofErr w:type="spellStart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>importantes</w:t>
        </w:r>
        <w:proofErr w:type="spellEnd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 xml:space="preserve"> que </w:t>
        </w:r>
        <w:proofErr w:type="spellStart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>viven</w:t>
        </w:r>
        <w:proofErr w:type="spellEnd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 xml:space="preserve"> </w:t>
        </w:r>
        <w:proofErr w:type="spellStart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>en</w:t>
        </w:r>
        <w:proofErr w:type="spellEnd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 xml:space="preserve"> los </w:t>
        </w:r>
        <w:proofErr w:type="spellStart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>nodos</w:t>
        </w:r>
        <w:proofErr w:type="spellEnd"/>
        <w:r w:rsidRPr="00D944F7">
          <w:rPr>
            <w:rFonts w:ascii="Roboto" w:eastAsia="Times New Roman" w:hAnsi="Roboto" w:cs="Times New Roman"/>
            <w:b/>
            <w:bCs/>
            <w:color w:val="EFF3F8"/>
            <w:sz w:val="21"/>
            <w:szCs w:val="21"/>
            <w:lang w:val="en-US"/>
          </w:rPr>
          <w:t>:</w:t>
        </w:r>
      </w:ins>
    </w:p>
    <w:p w14:paraId="5FD83BDE" w14:textId="77777777" w:rsidR="00D944F7" w:rsidRPr="00D944F7" w:rsidRDefault="00D944F7" w:rsidP="00D944F7">
      <w:pPr>
        <w:numPr>
          <w:ilvl w:val="0"/>
          <w:numId w:val="5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proofErr w:type="spellStart"/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Kubelet</w:t>
      </w:r>
      <w:proofErr w:type="spellEnd"/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:</w:t>
      </w: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 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Agente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kubernetes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, 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conecta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con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control play y le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pregunta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que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recursos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(pods,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contenedores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)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debo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correr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al scheduler via API Server.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Monitorea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los pods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constantemente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para saber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si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están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vivos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, los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recursos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disponibles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etc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y le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comunica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constantemente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al scheduler via API Server.</w:t>
      </w:r>
    </w:p>
    <w:p w14:paraId="057D9D3A" w14:textId="77777777" w:rsidR="00D944F7" w:rsidRPr="00D944F7" w:rsidRDefault="00D944F7" w:rsidP="00D944F7">
      <w:pPr>
        <w:numPr>
          <w:ilvl w:val="0"/>
          <w:numId w:val="5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proofErr w:type="spellStart"/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Kube</w:t>
      </w:r>
      <w:proofErr w:type="spellEnd"/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>-proxy:</w:t>
      </w:r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 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encarga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balancear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el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tráfico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que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corre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nuestros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contenedores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/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servicios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. Una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vez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llega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una request se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encarga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decidir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a que pod y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contenedor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debe de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ir.</w:t>
      </w:r>
      <w:proofErr w:type="spellEnd"/>
    </w:p>
    <w:p w14:paraId="3F056AED" w14:textId="77777777" w:rsidR="00D944F7" w:rsidRPr="00D944F7" w:rsidRDefault="00D944F7" w:rsidP="00D944F7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proofErr w:type="spellStart"/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lastRenderedPageBreak/>
        <w:t>Nodos</w:t>
      </w:r>
      <w:proofErr w:type="spellEnd"/>
      <w:r w:rsidRPr="00D944F7">
        <w:rPr>
          <w:rFonts w:ascii="Roboto" w:eastAsia="Times New Roman" w:hAnsi="Roboto" w:cs="Times New Roman"/>
          <w:b/>
          <w:bCs/>
          <w:color w:val="EFF3F8"/>
          <w:sz w:val="21"/>
          <w:szCs w:val="21"/>
          <w:lang w:val="en-US"/>
        </w:rPr>
        <w:t xml:space="preserve"> == Minions</w:t>
      </w:r>
    </w:p>
    <w:p w14:paraId="4DE3CA0F" w14:textId="77777777" w:rsidR="00D944F7" w:rsidRPr="00D944F7" w:rsidRDefault="00D944F7" w:rsidP="00D944F7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val="en-US"/>
        </w:rPr>
      </w:pP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Todos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los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nodos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y masters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están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conectados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a una red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física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para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poder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hablarsen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 xml:space="preserve"> entre </w:t>
      </w:r>
      <w:proofErr w:type="spellStart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sí</w:t>
      </w:r>
      <w:proofErr w:type="spellEnd"/>
      <w:r w:rsidRPr="00D944F7">
        <w:rPr>
          <w:rFonts w:ascii="Roboto" w:eastAsia="Times New Roman" w:hAnsi="Roboto" w:cs="Times New Roman"/>
          <w:color w:val="EFF3F8"/>
          <w:sz w:val="21"/>
          <w:szCs w:val="21"/>
          <w:lang w:val="en-US"/>
        </w:rPr>
        <w:t>.</w:t>
      </w:r>
    </w:p>
    <w:p w14:paraId="2A0FE512" w14:textId="5045008D" w:rsidR="00794E35" w:rsidRDefault="00794E35"/>
    <w:p w14:paraId="0232F60C" w14:textId="7815CF25" w:rsidR="00D944F7" w:rsidRDefault="00D944F7"/>
    <w:p w14:paraId="77B8C5C3" w14:textId="1110D567" w:rsidR="00D944F7" w:rsidRDefault="00D944F7">
      <w:r>
        <w:rPr>
          <w:noProof/>
        </w:rPr>
        <w:drawing>
          <wp:inline distT="0" distB="0" distL="0" distR="0" wp14:anchorId="36C23B7C" wp14:editId="047ED728">
            <wp:extent cx="5943600" cy="400621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88EA" w14:textId="06907D62" w:rsidR="00D944F7" w:rsidRDefault="00D944F7"/>
    <w:p w14:paraId="7026BEBD" w14:textId="609EF38A" w:rsidR="00D944F7" w:rsidRDefault="00110F35">
      <w:r>
        <w:rPr>
          <w:noProof/>
        </w:rPr>
        <w:lastRenderedPageBreak/>
        <w:drawing>
          <wp:inline distT="0" distB="0" distL="0" distR="0" wp14:anchorId="7B5A3B44" wp14:editId="4FA0A320">
            <wp:extent cx="5553075" cy="4095750"/>
            <wp:effectExtent l="0" t="0" r="9525" b="0"/>
            <wp:docPr id="8" name="Imagen 8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EB12" w14:textId="77D3E7A1" w:rsidR="00110F35" w:rsidRDefault="00110F35"/>
    <w:p w14:paraId="176A0061" w14:textId="4256EB45" w:rsidR="00110F35" w:rsidRDefault="00110F35">
      <w:pPr>
        <w:rPr>
          <w:rFonts w:ascii="Roboto" w:hAnsi="Roboto"/>
          <w:color w:val="EFF3F8"/>
          <w:sz w:val="21"/>
          <w:szCs w:val="21"/>
          <w:shd w:val="clear" w:color="auto" w:fill="24385B"/>
        </w:rPr>
      </w:pPr>
      <w:r>
        <w:rPr>
          <w:rFonts w:ascii="Roboto" w:hAnsi="Roboto"/>
          <w:color w:val="EFF3F8"/>
          <w:sz w:val="21"/>
          <w:szCs w:val="21"/>
          <w:shd w:val="clear" w:color="auto" w:fill="24385B"/>
        </w:rPr>
        <w:t>Recuerda que el modelo TCP/IP no se corresponde capa a capa con el modelo OSI, en el modelo TCP/IP la capa de red es la capa 2, la de transporte (UDP y TCP) capa 3 y la capa 4 la de usuario o aplicación.</w:t>
      </w:r>
    </w:p>
    <w:p w14:paraId="1B8C8651" w14:textId="79099981" w:rsidR="00110F35" w:rsidRDefault="00110F35">
      <w:pPr>
        <w:rPr>
          <w:rFonts w:ascii="Roboto" w:hAnsi="Roboto"/>
          <w:color w:val="EFF3F8"/>
          <w:sz w:val="21"/>
          <w:szCs w:val="21"/>
          <w:shd w:val="clear" w:color="auto" w:fill="24385B"/>
        </w:rPr>
      </w:pPr>
    </w:p>
    <w:p w14:paraId="0052E008" w14:textId="77777777" w:rsidR="00110F35" w:rsidRDefault="00110F35"/>
    <w:sectPr w:rsidR="00110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33AC"/>
    <w:multiLevelType w:val="multilevel"/>
    <w:tmpl w:val="20BE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969A9"/>
    <w:multiLevelType w:val="multilevel"/>
    <w:tmpl w:val="98961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1351FA"/>
    <w:multiLevelType w:val="multilevel"/>
    <w:tmpl w:val="45728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0B2B95"/>
    <w:multiLevelType w:val="multilevel"/>
    <w:tmpl w:val="5B068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FC22C1"/>
    <w:multiLevelType w:val="multilevel"/>
    <w:tmpl w:val="0CF42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1DEE"/>
    <w:rsid w:val="00003014"/>
    <w:rsid w:val="00110F35"/>
    <w:rsid w:val="00321DEE"/>
    <w:rsid w:val="00482515"/>
    <w:rsid w:val="005B31AD"/>
    <w:rsid w:val="00794E35"/>
    <w:rsid w:val="00A77A74"/>
    <w:rsid w:val="00D9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F181C"/>
  <w15:chartTrackingRefBased/>
  <w15:docId w15:val="{058D57B3-F9E3-4956-A0F1-94C6C6323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25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48251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825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9882">
                  <w:marLeft w:val="0"/>
                  <w:marRight w:val="0"/>
                  <w:marTop w:val="0"/>
                  <w:marBottom w:val="0"/>
                  <w:divBdr>
                    <w:top w:val="single" w:sz="6" w:space="0" w:color="24385B"/>
                    <w:left w:val="single" w:sz="6" w:space="0" w:color="24385B"/>
                    <w:bottom w:val="single" w:sz="6" w:space="3" w:color="24385B"/>
                    <w:right w:val="single" w:sz="6" w:space="0" w:color="24385B"/>
                  </w:divBdr>
                </w:div>
              </w:divsChild>
            </w:div>
          </w:divsChild>
        </w:div>
      </w:divsChild>
    </w:div>
    <w:div w:id="19449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43423">
                  <w:marLeft w:val="0"/>
                  <w:marRight w:val="0"/>
                  <w:marTop w:val="0"/>
                  <w:marBottom w:val="0"/>
                  <w:divBdr>
                    <w:top w:val="single" w:sz="6" w:space="0" w:color="24385B"/>
                    <w:left w:val="single" w:sz="6" w:space="0" w:color="24385B"/>
                    <w:bottom w:val="single" w:sz="6" w:space="3" w:color="24385B"/>
                    <w:right w:val="single" w:sz="6" w:space="0" w:color="24385B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9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Fernando Sanabria Marroquin</dc:creator>
  <cp:keywords/>
  <dc:description/>
  <cp:lastModifiedBy>Edwin Fernando Sanabria Marroquin</cp:lastModifiedBy>
  <cp:revision>3</cp:revision>
  <dcterms:created xsi:type="dcterms:W3CDTF">2022-03-07T02:06:00Z</dcterms:created>
  <dcterms:modified xsi:type="dcterms:W3CDTF">2022-03-08T03:55:00Z</dcterms:modified>
</cp:coreProperties>
</file>